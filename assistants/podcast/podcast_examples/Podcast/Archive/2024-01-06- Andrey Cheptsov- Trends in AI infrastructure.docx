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Rough plan: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Overall duration — </w:t>
      </w:r>
      <w:r w:rsidDel="00000000" w:rsidR="00000000" w:rsidRPr="00000000">
        <w:rPr>
          <w:rtl w:val="0"/>
        </w:rPr>
        <w:t xml:space="preserve">up to 1 hour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Title:  </w:t>
      </w:r>
      <w:ins w:author="Andrey Cheptsov" w:id="0" w:date="2025-01-06T08:30:37Z">
        <w:r w:rsidDel="00000000" w:rsidR="00000000" w:rsidRPr="00000000">
          <w:rPr>
            <w:rtl w:val="0"/>
            <w:rPrChange w:author="Andrey Cheptsov" w:id="1" w:date="2025-01-06T08:30:37Z">
              <w:rPr/>
            </w:rPrChange>
          </w:rPr>
          <w:t xml:space="preserve">Redefining AI Infrastructure: Open-Source, Chips, and the Future Beyond Kubernetes</w:t>
        </w:r>
      </w:ins>
      <w:del w:author="Andrey Cheptsov" w:id="0" w:date="2025-01-06T08:30:37Z">
        <w:r w:rsidDel="00000000" w:rsidR="00000000" w:rsidRPr="00000000">
          <w:rPr>
            <w:rtl w:val="0"/>
            <w:rPrChange w:author="Andrey Cheptsov" w:id="1" w:date="2025-01-06T08:30:37Z">
              <w:rPr/>
            </w:rPrChange>
          </w:rPr>
          <w:delText xml:space="preserve">Trends in AI Infrastructure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Subtitle: The future of AI infrastructure - Andrey Cheptsov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del w:author="Andrey Cheptsov" w:id="2" w:date="2025-01-06T10:20:42Z"/>
        </w:rPr>
      </w:pPr>
      <w:del w:author="Andrey Cheptsov" w:id="2" w:date="2025-01-06T10:20:42Z">
        <w:commentRangeStart w:id="0"/>
        <w:commentRangeStart w:id="1"/>
        <w:r w:rsidDel="00000000" w:rsidR="00000000" w:rsidRPr="00000000">
          <w:rPr>
            <w:rtl w:val="0"/>
          </w:rPr>
          <w:delText xml:space="preserve">Outline:</w:delText>
        </w:r>
      </w:del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  <w:rPr>
          <w:del w:author="Andrey Cheptsov" w:id="2" w:date="2025-01-06T10:20:42Z"/>
        </w:rPr>
      </w:pPr>
      <w:del w:author="Andrey Cheptsov" w:id="2" w:date="2025-01-06T10:20:42Z">
        <w:r w:rsidDel="00000000" w:rsidR="00000000" w:rsidRPr="00000000">
          <w:rPr>
            <w:color w:val="4a86e8"/>
            <w:rtl w:val="0"/>
          </w:rPr>
          <w:delText xml:space="preserve">On current challenges of AI infrastructure</w:delText>
        </w:r>
      </w:del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  <w:rPr>
          <w:del w:author="Andrey Cheptsov" w:id="2" w:date="2025-01-06T10:20:42Z"/>
        </w:rPr>
      </w:pPr>
      <w:del w:author="Andrey Cheptsov" w:id="2" w:date="2025-01-06T10:20:42Z">
        <w:r w:rsidDel="00000000" w:rsidR="00000000" w:rsidRPr="00000000">
          <w:rPr>
            <w:color w:val="4a86e8"/>
            <w:rtl w:val="0"/>
          </w:rPr>
          <w:delText xml:space="preserve">What is dstack?</w:delText>
        </w:r>
      </w:del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720" w:hanging="360"/>
        <w:rPr>
          <w:del w:author="Andrey Cheptsov" w:id="2" w:date="2025-01-06T10:20:42Z"/>
        </w:rPr>
      </w:pPr>
      <w:del w:author="Andrey Cheptsov" w:id="2" w:date="2025-01-06T10:20:42Z">
        <w:r w:rsidDel="00000000" w:rsidR="00000000" w:rsidRPr="00000000">
          <w:rPr>
            <w:color w:val="4a86e8"/>
            <w:rtl w:val="0"/>
          </w:rPr>
          <w:delText xml:space="preserve">Code as infrastructure</w:delText>
        </w:r>
      </w:del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</w:pPr>
      <w:del w:author="Andrey Cheptsov" w:id="2" w:date="2025-01-06T10:20:42Z">
        <w:r w:rsidDel="00000000" w:rsidR="00000000" w:rsidRPr="00000000">
          <w:rPr>
            <w:color w:val="4a86e8"/>
            <w:rtl w:val="0"/>
          </w:rPr>
          <w:delText xml:space="preserve">Trends in AI infrastructure</w:delText>
        </w:r>
      </w:del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Andrey Cheptsov is the founder and CEO of dstack, an open-source alternative to Kubernetes and Slurm, built to simplify the orchestration of AI infrastructure. Before dstack, Andrey worked at JetBrains for over a decade helping different teams make the best developer tools.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LinkedIn: </w:t>
      </w:r>
      <w:r w:rsidDel="00000000" w:rsidR="00000000" w:rsidRPr="00000000">
        <w:rPr>
          <w:color w:val="4a86e8"/>
          <w:rtl w:val="0"/>
        </w:rPr>
        <w:t xml:space="preserve">https://www.linkedin.com/in/andrey-cheptsov/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Twitter:  https://twitter.com/andrey_cheptsov/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https://github.com/dstackai/dstack/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Website:  </w:t>
      </w:r>
      <w:r w:rsidDel="00000000" w:rsidR="00000000" w:rsidRPr="00000000">
        <w:rPr>
          <w:color w:val="4a86e8"/>
          <w:rtl w:val="0"/>
        </w:rPr>
        <w:t xml:space="preserve">https://dstack.ai/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This week we’ll talk about </w:t>
      </w:r>
      <w:r w:rsidDel="00000000" w:rsidR="00000000" w:rsidRPr="00000000">
        <w:rPr>
          <w:color w:val="4a86e8"/>
          <w:rtl w:val="0"/>
        </w:rPr>
        <w:t xml:space="preserve">AI Infrastructure and everything around that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We have a special guest today - </w:t>
      </w:r>
      <w:r w:rsidDel="00000000" w:rsidR="00000000" w:rsidRPr="00000000">
        <w:rPr>
          <w:color w:val="4a86e8"/>
          <w:rtl w:val="0"/>
        </w:rPr>
        <w:t xml:space="preserve">Andrey Cheptsov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Andrey Cheptsov is the founder and CEO of dstack, an open-source alternative to Kubernetes and Slurm, built to simplify the orchestration of AI infrastructure. Before dstack, Andrey worked at JetBrains for over a decade helping different teams make the best developer tools.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Welcome, </w:t>
      </w:r>
      <w:r w:rsidDel="00000000" w:rsidR="00000000" w:rsidRPr="00000000">
        <w:rPr>
          <w:color w:val="4a86e8"/>
          <w:rtl w:val="0"/>
        </w:rPr>
        <w:t xml:space="preserve">Andrey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The questions for today’s interview were prepared by Johanna Bayer. Thanks Johanna for your help!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Before we go into our main topic of </w:t>
      </w:r>
      <w:r w:rsidDel="00000000" w:rsidR="00000000" w:rsidRPr="00000000">
        <w:rPr>
          <w:color w:val="4a86e8"/>
          <w:rtl w:val="0"/>
        </w:rPr>
        <w:t xml:space="preserve">trends in AI infrastructure</w:t>
      </w:r>
      <w:r w:rsidDel="00000000" w:rsidR="00000000" w:rsidRPr="00000000">
        <w:rPr>
          <w:rtl w:val="0"/>
        </w:rPr>
        <w:t xml:space="preserve">, let’s start with your background. Can you tell us about your career journey so far? (not too long please =))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How did you begin working on AI infrastructure? What was the transition like from IDEs to infrastructure orchestration?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Add your questions here: 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1. OpenAI (and alike) vs OSS AI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Large-scale training challenges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Large models vs small models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NVIDIA, AMD, and other AI chips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Inference optimization challenges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6. Why an alternative to Kubernetes and Slurm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7. Why containers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color w:val="4a86e8"/>
          <w:u w:val="single"/>
        </w:rPr>
      </w:pPr>
      <w:r w:rsidDel="00000000" w:rsidR="00000000" w:rsidRPr="00000000">
        <w:rPr>
          <w:color w:val="4a86e8"/>
          <w:u w:val="single"/>
          <w:rtl w:val="0"/>
        </w:rPr>
        <w:t xml:space="preserve">On challenges of infrastructure on AI engineering. </w:t>
      </w:r>
    </w:p>
    <w:p w:rsidR="00000000" w:rsidDel="00000000" w:rsidP="00000000" w:rsidRDefault="00000000" w:rsidRPr="00000000" w14:paraId="00000045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specific challenges do AI engineers face with current infrastructure solutions? </w:t>
      </w:r>
    </w:p>
    <w:p w:rsidR="00000000" w:rsidDel="00000000" w:rsidP="00000000" w:rsidRDefault="00000000" w:rsidRPr="00000000" w14:paraId="00000047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can infrastructure limit or hinder the deployment of AI models?</w:t>
      </w:r>
    </w:p>
    <w:p w:rsidR="00000000" w:rsidDel="00000000" w:rsidP="00000000" w:rsidRDefault="00000000" w:rsidRPr="00000000" w14:paraId="00000049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color w:val="4a86e8"/>
        </w:rPr>
      </w:pPr>
      <w:commentRangeStart w:id="2"/>
      <w:r w:rsidDel="00000000" w:rsidR="00000000" w:rsidRPr="00000000">
        <w:rPr>
          <w:color w:val="4a86e8"/>
          <w:rtl w:val="0"/>
        </w:rPr>
        <w:t xml:space="preserve">What trends are you most excited about?</w:t>
      </w:r>
    </w:p>
    <w:p w:rsidR="00000000" w:rsidDel="00000000" w:rsidP="00000000" w:rsidRDefault="00000000" w:rsidRPr="00000000" w14:paraId="0000004C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What’s next for dstack?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4a86e8"/>
          <w:u w:val="single"/>
        </w:rPr>
      </w:pPr>
      <w:r w:rsidDel="00000000" w:rsidR="00000000" w:rsidRPr="00000000">
        <w:rPr>
          <w:color w:val="4a86e8"/>
          <w:u w:val="single"/>
          <w:rtl w:val="0"/>
        </w:rPr>
        <w:t xml:space="preserve">On dstack</w:t>
      </w:r>
    </w:p>
    <w:p w:rsidR="00000000" w:rsidDel="00000000" w:rsidP="00000000" w:rsidRDefault="00000000" w:rsidRPr="00000000" w14:paraId="00000050">
      <w:pPr>
        <w:rPr>
          <w:color w:val="4a86e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is dstack?</w:t>
      </w:r>
    </w:p>
    <w:p w:rsidR="00000000" w:rsidDel="00000000" w:rsidP="00000000" w:rsidRDefault="00000000" w:rsidRPr="00000000" w14:paraId="00000052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does dstack offer? What are advantages of dstack for the development and deployment of AI models over current infrastructure?</w:t>
      </w:r>
    </w:p>
    <w:p w:rsidR="00000000" w:rsidDel="00000000" w:rsidP="00000000" w:rsidRDefault="00000000" w:rsidRPr="00000000" w14:paraId="00000054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does dstack compare to other tools, such as kubernetes or slurm?</w:t>
      </w:r>
    </w:p>
    <w:p w:rsidR="00000000" w:rsidDel="00000000" w:rsidP="00000000" w:rsidRDefault="00000000" w:rsidRPr="00000000" w14:paraId="0000005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Let’s say I want to deploy a LLM model with dstack on aws- what do I do?</w:t>
      </w:r>
    </w:p>
    <w:p w:rsidR="00000000" w:rsidDel="00000000" w:rsidP="00000000" w:rsidRDefault="00000000" w:rsidRPr="00000000" w14:paraId="00000058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Let’s say I want to deploy a LLM model (for example LLama) with dstack on a university cluster or local cluster - what do I do? Do I need to talk to the IT department/OPs team at all?</w:t>
      </w:r>
    </w:p>
    <w:p w:rsidR="00000000" w:rsidDel="00000000" w:rsidP="00000000" w:rsidRDefault="00000000" w:rsidRPr="00000000" w14:paraId="0000005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You call dstack “code as infrastructure” - but infrastructure is also very hardware dependent. How does dstack work under the hood? </w:t>
      </w:r>
    </w:p>
    <w:p w:rsidR="00000000" w:rsidDel="00000000" w:rsidP="00000000" w:rsidRDefault="00000000" w:rsidRPr="00000000" w14:paraId="0000005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Dstack supports various hardware like NVIDIA, AMD, and TPU. Does the increasing diversity in hardware solutions pose a challenge for services like dstack?</w:t>
      </w:r>
    </w:p>
    <w:p w:rsidR="00000000" w:rsidDel="00000000" w:rsidP="00000000" w:rsidRDefault="00000000" w:rsidRPr="00000000" w14:paraId="0000005E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Can you explain some of the concepts that a user will come in contact with when using dstack: what is, for example, a fleet? And what a “task” and a “service”, related to dstack?</w:t>
      </w:r>
    </w:p>
    <w:p w:rsidR="00000000" w:rsidDel="00000000" w:rsidP="00000000" w:rsidRDefault="00000000" w:rsidRPr="00000000" w14:paraId="00000060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dev environments are available? Can I run dstack out of vscode?</w:t>
      </w:r>
    </w:p>
    <w:p w:rsidR="00000000" w:rsidDel="00000000" w:rsidP="00000000" w:rsidRDefault="00000000" w:rsidRPr="00000000" w14:paraId="00000062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is dstack more resource (costs, GPU time) efficient than other solutions (is it)?</w:t>
      </w:r>
    </w:p>
    <w:p w:rsidR="00000000" w:rsidDel="00000000" w:rsidP="00000000" w:rsidRDefault="00000000" w:rsidRPr="00000000" w14:paraId="00000064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Is dstack a paid service?</w:t>
      </w:r>
    </w:p>
    <w:p w:rsidR="00000000" w:rsidDel="00000000" w:rsidP="00000000" w:rsidRDefault="00000000" w:rsidRPr="00000000" w14:paraId="0000006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are the most significant challenges you see in the evolution of AI infrastructure in the near future?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Are there any books or other resources that you can recommend to the listeners?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 Materials from the guest (for preparing questions):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y Cheptsov" w:id="2" w:date="2025-01-06T10:23:46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both!</w:t>
      </w:r>
    </w:p>
  </w:comment>
  <w:comment w:author="Andrey Cheptsov" w:id="0" w:date="2025-01-06T10:21:07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see my list of questions!</w:t>
      </w:r>
    </w:p>
  </w:comment>
  <w:comment w:author="Andrey Cheptsov" w:id="1" w:date="2025-01-06T10:21:45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- as you see I'd love to focus not on dstack but other topics featured in the title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